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tbl>
      <w:tblPr>
        <w:tblW w:w="1008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14:paraId="7DD337FE" w14:textId="77777777">
        <w:tc>
          <w:tcPr>
            <w:tcW w:w="10080" w:type="dxa"/>
            <w:shd w:val="clear" w:color="auto" w:fill="162D44"/>
            <w:tcMar>
              <w:top w:w="400" w:type="dxa"/>
              <w:left w:w="460" w:type="dxa"/>
              <w:bottom w:w="400" w:type="dxa"/>
              <w:right w:w="460" w:type="dxa"/>
            </w:tcMar>
          </w:tcPr>
          <w:p w:rsidR="00FA6DCF" w:rsidRDefault="00EB2B64" w14:paraId="550D024A" w14:textId="77777777">
            <w:pPr>
              <w:spacing w:after="200"/>
              <w:jc w:val="center"/>
            </w:pPr>
            <w:r>
              <w:rPr>
                <w:noProof/>
              </w:rPr>
              <w:drawing>
                <wp:inline distT="0" distB="0" distL="0" distR="0" wp14:anchorId="2DA5A98A" wp14:editId="4765D645">
                  <wp:extent cx="1143000" cy="476250"/>
                  <wp:effectExtent l="0" t="0" r="0" b="0"/>
                  <wp:docPr id="1" name="Picture 1">
                    <a:extLst xmlns:a="http://schemas.openxmlformats.org/drawingml/2006/main">
                      <a:ext uri="{FF2B5EF4-FFF2-40B4-BE49-F238E27FC236}">
                        <a16:creationId xmlns:a16="http://schemas.microsoft.com/office/drawing/2014/main" id="{76EAA9BE-E2E0-47FB-ACC4-65D1E745F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476250"/>
                          </a:xfrm>
                          <a:prstGeom prst="rect">
                            <a:avLst/>
                          </a:prstGeom>
                        </pic:spPr>
                      </pic:pic>
                    </a:graphicData>
                  </a:graphic>
                </wp:inline>
              </w:drawing>
            </w:r>
          </w:p>
          <w:p w:rsidR="00FA6DCF" w:rsidRDefault="00EB2B64" w14:paraId="6F1DAA45" w14:textId="77777777">
            <w:pPr>
              <w:spacing w:after="120"/>
              <w:jc w:val="center"/>
            </w:pPr>
            <w:r>
              <w:rPr>
                <w:rFonts w:ascii="Century Gothic" w:hAnsi="Century Gothic" w:eastAsia="Century Gothic" w:cs="Century Gothic"/>
                <w:b/>
                <w:bCs/>
                <w:color w:val="42C3F7"/>
                <w:sz w:val="18"/>
                <w:szCs w:val="18"/>
              </w:rPr>
              <w:t>MAINE DEPARTMENT OF EDUCATION</w:t>
            </w:r>
          </w:p>
          <w:p w:rsidR="00FA6DCF" w:rsidRDefault="00EB2B64" w14:paraId="601A0DA7" w14:textId="77777777">
            <w:pPr>
              <w:spacing w:after="180"/>
              <w:jc w:val="center"/>
            </w:pPr>
            <w:r>
              <w:rPr>
                <w:rFonts w:ascii="Century Gothic" w:hAnsi="Century Gothic" w:eastAsia="Century Gothic" w:cs="Century Gothic"/>
                <w:b/>
                <w:bCs/>
                <w:color w:val="FFFFFF"/>
                <w:sz w:val="44"/>
                <w:szCs w:val="44"/>
              </w:rPr>
              <w:t>Updates from the Communications Team</w:t>
            </w:r>
          </w:p>
          <w:p w:rsidR="00FA6DCF" w:rsidRDefault="00EB2B64" w14:paraId="628AB1C8" w14:textId="77777777">
            <w:pPr>
              <w:jc w:val="center"/>
            </w:pPr>
            <w:r>
              <w:rPr>
                <w:color w:val="CBD5E1"/>
              </w:rPr>
              <w:t xml:space="preserve">Launching the Communications Portal, </w:t>
            </w:r>
            <w:r>
              <w:rPr>
                <w:i/>
                <w:iCs/>
                <w:color w:val="CBD5E1"/>
              </w:rPr>
              <w:t>The Commons</w:t>
            </w:r>
            <w:r>
              <w:rPr>
                <w:color w:val="CBD5E1"/>
              </w:rPr>
              <w:t xml:space="preserve"> — a new blogging space for department teams, and an updated Brand Guide. Live August 3.</w:t>
            </w:r>
          </w:p>
        </w:tc>
      </w:tr>
    </w:tbl>
    <w:p w:rsidR="00FA6DCF" w:rsidRDefault="00FA6DCF" w14:paraId="2B181285" w14:textId="77777777">
      <w:pPr>
        <w:spacing w:after="200"/>
      </w:pPr>
    </w:p>
    <w:tbl>
      <w:tblPr>
        <w:tblW w:w="10080" w:type="dxa"/>
        <w:tblBorders>
          <w:top w:val="none" w:color="FFFFFF" w:sz="0" w:space="0"/>
          <w:left w:val="single" w:color="42C3F7" w:sz="32"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rsidTr="2DF1CC09" w14:paraId="0A2F2831" w14:textId="77777777">
        <w:tc>
          <w:tcPr>
            <w:tcW w:w="10080" w:type="dxa"/>
            <w:shd w:val="clear" w:color="auto" w:fill="EEF7FD"/>
            <w:tcMar>
              <w:top w:w="220" w:type="dxa"/>
              <w:left w:w="280" w:type="dxa"/>
              <w:bottom w:w="220" w:type="dxa"/>
              <w:right w:w="280" w:type="dxa"/>
            </w:tcMar>
          </w:tcPr>
          <w:p w:rsidR="00FA6DCF" w:rsidRDefault="00EB2B64" w14:paraId="558B4CE9" w14:textId="77777777">
            <w:pPr>
              <w:spacing w:after="60"/>
            </w:pPr>
            <w:r>
              <w:rPr>
                <w:b/>
                <w:bCs/>
                <w:color w:val="2DA8D8"/>
                <w:sz w:val="18"/>
                <w:szCs w:val="18"/>
              </w:rPr>
              <w:t>SAVE THE DATE</w:t>
            </w:r>
          </w:p>
          <w:p w:rsidR="00FA6DCF" w:rsidP="56A81336" w:rsidRDefault="00EB2B64" w14:paraId="5C126341" w14:textId="7E532B71">
            <w:pPr>
              <w:spacing w:after="60"/>
              <w:rPr>
                <w:b/>
                <w:bCs/>
                <w:color w:val="182B3C"/>
                <w:sz w:val="28"/>
                <w:szCs w:val="28"/>
              </w:rPr>
            </w:pPr>
            <w:r w:rsidRPr="2DF1CC09">
              <w:rPr>
                <w:b/>
                <w:bCs/>
                <w:color w:val="182B3C"/>
                <w:sz w:val="28"/>
                <w:szCs w:val="28"/>
              </w:rPr>
              <w:t xml:space="preserve">Monday, August 3 · 10 </w:t>
            </w:r>
            <w:r w:rsidRPr="2DF1CC09" w:rsidR="00B25B4C">
              <w:rPr>
                <w:b/>
                <w:bCs/>
                <w:color w:val="182B3C"/>
                <w:sz w:val="28"/>
                <w:szCs w:val="28"/>
              </w:rPr>
              <w:t>a.m.</w:t>
            </w:r>
          </w:p>
          <w:p w:rsidR="00FA6DCF" w:rsidRDefault="00EB2B64" w14:paraId="4876A1EF" w14:textId="77777777">
            <w:r>
              <w:rPr>
                <w:color w:val="334155"/>
              </w:rPr>
              <w:t>Portal launch walkthrough — calendar invite coming soon.</w:t>
            </w:r>
          </w:p>
        </w:tc>
      </w:tr>
    </w:tbl>
    <w:p w:rsidR="00FA6DCF" w:rsidRDefault="00FA6DCF" w14:paraId="4E259586" w14:textId="77777777">
      <w:pPr>
        <w:spacing w:after="240"/>
      </w:pPr>
    </w:p>
    <w:p w:rsidR="00FA6DCF" w:rsidRDefault="00EB2B64" w14:paraId="12E61897" w14:textId="77777777">
      <w:pPr>
        <w:spacing w:after="200"/>
      </w:pPr>
      <w:r>
        <w:rPr>
          <w:color w:val="334155"/>
        </w:rPr>
        <w:t>Hi team,</w:t>
      </w:r>
    </w:p>
    <w:p w:rsidR="00FA6DCF" w:rsidRDefault="00EB2B64" w14:paraId="204A0358" w14:textId="77777777">
      <w:pPr>
        <w:spacing w:after="200"/>
      </w:pPr>
      <w:r w:rsidRPr="2DF1CC09">
        <w:rPr>
          <w:color w:val="334155"/>
        </w:rPr>
        <w:t xml:space="preserve">We're rolling out three updates for you: the new </w:t>
      </w:r>
      <w:r w:rsidRPr="2DF1CC09">
        <w:rPr>
          <w:b/>
          <w:bCs/>
          <w:color w:val="334155"/>
        </w:rPr>
        <w:t>Communications Portal</w:t>
      </w:r>
      <w:r w:rsidRPr="2DF1CC09">
        <w:rPr>
          <w:color w:val="334155"/>
        </w:rPr>
        <w:t xml:space="preserve">, </w:t>
      </w:r>
      <w:commentRangeStart w:id="0"/>
      <w:r w:rsidRPr="2DF1CC09">
        <w:rPr>
          <w:b/>
          <w:bCs/>
          <w:i/>
          <w:iCs/>
          <w:color w:val="334155"/>
          <w:rPrChange w:author="Leavitt, Matthew G" w:date="2026-07-20T19:34:00Z" w16du:dateUtc="2026-07-20T19:34:34Z" w:id="1">
            <w:rPr>
              <w:i/>
              <w:iCs/>
              <w:color w:val="334155"/>
            </w:rPr>
          </w:rPrChange>
        </w:rPr>
        <w:t>The Commons</w:t>
      </w:r>
      <w:r w:rsidRPr="2DF1CC09">
        <w:rPr>
          <w:color w:val="334155"/>
        </w:rPr>
        <w:t xml:space="preserve"> </w:t>
      </w:r>
      <w:commentRangeEnd w:id="0"/>
      <w:r w:rsidRPr="2DF1CC09">
        <w:rPr>
          <w:rStyle w:val="CommentReference"/>
          <w:color w:val="334155"/>
          <w:sz w:val="22"/>
          <w:szCs w:val="22"/>
        </w:rPr>
        <w:commentReference w:id="0"/>
      </w:r>
      <w:r w:rsidRPr="2DF1CC09">
        <w:rPr>
          <w:color w:val="334155"/>
        </w:rPr>
        <w:t xml:space="preserve">(a new blogging space for department teams), and an updated </w:t>
      </w:r>
      <w:r w:rsidRPr="2DF1CC09">
        <w:rPr>
          <w:b/>
          <w:bCs/>
          <w:color w:val="334155"/>
        </w:rPr>
        <w:t>Brand Guide</w:t>
      </w:r>
      <w:r w:rsidRPr="2DF1CC09">
        <w:rPr>
          <w:color w:val="334155"/>
        </w:rPr>
        <w:t>. Together, they make it easier to find what you need, reduce questions, and connect our team's work. Let's start with the portal.</w:t>
      </w:r>
    </w:p>
    <w:p w:rsidR="00FA6DCF" w:rsidRDefault="00EB2B64" w14:paraId="526EFA12" w14:textId="77777777">
      <w:pPr>
        <w:spacing w:after="200"/>
      </w:pPr>
      <w:r>
        <w:rPr>
          <w:color w:val="334155"/>
        </w:rPr>
        <w:t>The Communications Portal is your one-stop shop for anything and everything comms at the Maine Department of Education. It brings together the tools, templates, brand resources, and workflows your team uses every day, all in one place, so the answers you need are easier to find.</w:t>
      </w:r>
    </w:p>
    <w:p w:rsidR="00FA6DCF" w:rsidRDefault="00EB2B64" w14:paraId="067C59BD" w14:textId="77777777">
      <w:pPr>
        <w:spacing w:after="300"/>
      </w:pPr>
      <w:r>
        <w:rPr>
          <w:color w:val="334155"/>
        </w:rPr>
        <w:t>We're going live at our walkthrough on Monday, August 3, and wanted to give you a preview of what's inside before then.</w:t>
      </w:r>
    </w:p>
    <w:p w:rsidR="00FA6DCF" w:rsidRDefault="00EB2B64" w14:paraId="6B8B48ED" w14:textId="77777777">
      <w:pPr>
        <w:pBdr>
          <w:bottom w:val="single" w:color="42C3F7" w:sz="24" w:space="4"/>
        </w:pBdr>
        <w:spacing w:after="80"/>
      </w:pPr>
      <w:commentRangeStart w:id="2"/>
      <w:commentRangeStart w:id="3"/>
      <w:commentRangeStart w:id="4"/>
      <w:r>
        <w:rPr>
          <w:rFonts w:ascii="Century Gothic" w:hAnsi="Century Gothic" w:eastAsia="Century Gothic" w:cs="Century Gothic"/>
          <w:b/>
          <w:bCs/>
          <w:color w:val="182B3C"/>
          <w:sz w:val="32"/>
          <w:szCs w:val="32"/>
        </w:rPr>
        <w:t>What's inside</w:t>
      </w:r>
      <w:commentRangeEnd w:id="2"/>
      <w:r w:rsidR="00B4470C">
        <w:rPr>
          <w:rStyle w:val="CommentReference"/>
          <w:sz w:val="22"/>
          <w:szCs w:val="22"/>
        </w:rPr>
        <w:commentReference w:id="2"/>
      </w:r>
      <w:commentRangeEnd w:id="3"/>
      <w:r>
        <w:rPr>
          <w:rStyle w:val="CommentReference"/>
        </w:rPr>
        <w:commentReference w:id="3"/>
      </w:r>
      <w:commentRangeEnd w:id="4"/>
      <w:r>
        <w:rPr>
          <w:rStyle w:val="CommentReference"/>
        </w:rPr>
        <w:commentReference w:id="4"/>
      </w:r>
    </w:p>
    <w:p w:rsidR="00FA6DCF" w:rsidRDefault="00EB2B64" w14:paraId="59799ED0" w14:textId="77777777">
      <w:pPr>
        <w:spacing w:before="120" w:after="180"/>
      </w:pPr>
      <w:r>
        <w:rPr>
          <w:color w:val="475569"/>
        </w:rPr>
        <w:t>Nine sections pulling together the tools our team already uses, plus a few new ones:</w:t>
      </w:r>
    </w:p>
    <w:tbl>
      <w:tblPr>
        <w:tblW w:w="1008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5040"/>
        <w:gridCol w:w="5040"/>
      </w:tblGrid>
      <w:tr w:rsidR="00FA6DCF" w:rsidTr="2DF1CC09" w14:paraId="559BB05E" w14:textId="77777777">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40" w:type="dxa"/>
              <w:bottom w:w="100" w:type="dxa"/>
              <w:right w:w="200" w:type="dxa"/>
            </w:tcMar>
          </w:tcPr>
          <w:p w:rsidR="00FA6DCF" w:rsidRDefault="00EB2B64" w14:paraId="29CE6F00" w14:textId="77777777">
            <w:pPr>
              <w:spacing w:after="40"/>
            </w:pPr>
            <w:r>
              <w:rPr>
                <w:b/>
                <w:bCs/>
                <w:color w:val="182B3C"/>
              </w:rPr>
              <w:t>Analytics Dashboard</w:t>
            </w:r>
          </w:p>
          <w:p w:rsidR="00FA6DCF" w:rsidRDefault="00EB2B64" w14:paraId="6F8519E1" w14:textId="31D0FD4D">
            <w:r>
              <w:rPr>
                <w:color w:val="475569"/>
                <w:sz w:val="20"/>
                <w:szCs w:val="20"/>
              </w:rPr>
              <w:t>Live analytics for maine.gov/doe — page views, downloads, and traffic trends.</w:t>
            </w:r>
          </w:p>
        </w:tc>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200" w:type="dxa"/>
              <w:bottom w:w="100" w:type="dxa"/>
              <w:right w:w="40" w:type="dxa"/>
            </w:tcMar>
          </w:tcPr>
          <w:p w:rsidR="00FA6DCF" w:rsidRDefault="00EB2B64" w14:paraId="603EC67F" w14:textId="77777777">
            <w:pPr>
              <w:spacing w:after="40"/>
            </w:pPr>
            <w:r>
              <w:rPr>
                <w:b/>
                <w:bCs/>
                <w:color w:val="182B3C"/>
              </w:rPr>
              <w:t>Interactive Brand Guide</w:t>
            </w:r>
          </w:p>
          <w:p w:rsidR="00FA6DCF" w:rsidRDefault="00EB2B64" w14:paraId="6351D66B" w14:textId="77777777">
            <w:r>
              <w:rPr>
                <w:color w:val="475569"/>
                <w:sz w:val="20"/>
                <w:szCs w:val="20"/>
              </w:rPr>
              <w:t>Colors, typography, voice, language — always current.</w:t>
            </w:r>
          </w:p>
        </w:tc>
      </w:tr>
      <w:tr w:rsidR="00FA6DCF" w:rsidTr="2DF1CC09" w14:paraId="75A8E4D0" w14:textId="77777777">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40" w:type="dxa"/>
              <w:bottom w:w="100" w:type="dxa"/>
              <w:right w:w="200" w:type="dxa"/>
            </w:tcMar>
          </w:tcPr>
          <w:p w:rsidR="00FA6DCF" w:rsidRDefault="00EB2B64" w14:paraId="50C9FCC2" w14:textId="4F63718E">
            <w:pPr>
              <w:spacing w:after="40"/>
            </w:pPr>
            <w:r w:rsidRPr="2DF1CC09">
              <w:rPr>
                <w:b/>
                <w:bCs/>
                <w:color w:val="182B3C"/>
              </w:rPr>
              <w:t>Templates</w:t>
            </w:r>
            <w:r w:rsidRPr="2DF1CC09" w:rsidR="22C966EC">
              <w:rPr>
                <w:b/>
                <w:bCs/>
                <w:color w:val="182B3C"/>
              </w:rPr>
              <w:t xml:space="preserve"> &amp; Assets</w:t>
            </w:r>
            <w:r w:rsidRPr="2DF1CC09">
              <w:rPr>
                <w:b/>
                <w:bCs/>
                <w:color w:val="182B3C"/>
              </w:rPr>
              <w:t xml:space="preserve"> Library</w:t>
            </w:r>
          </w:p>
          <w:p w:rsidR="00FA6DCF" w:rsidRDefault="00EB2B64" w14:paraId="6FF28CEB" w14:textId="35A5B63E">
            <w:r>
              <w:rPr>
                <w:color w:val="475569"/>
                <w:sz w:val="20"/>
                <w:szCs w:val="20"/>
              </w:rPr>
              <w:t xml:space="preserve">Official presentation, letterhead, </w:t>
            </w:r>
            <w:ins w:author="Paling, Rachel" w:date="2026-07-20T12:44:00Z" w16du:dateUtc="2026-07-20T16:44:00Z" w:id="5">
              <w:r w:rsidR="00D350D5">
                <w:rPr>
                  <w:color w:val="475569"/>
                  <w:sz w:val="20"/>
                  <w:szCs w:val="20"/>
                </w:rPr>
                <w:t xml:space="preserve">logos, </w:t>
              </w:r>
            </w:ins>
            <w:r>
              <w:rPr>
                <w:color w:val="475569"/>
                <w:sz w:val="20"/>
                <w:szCs w:val="20"/>
              </w:rPr>
              <w:t>and design templates.</w:t>
            </w:r>
          </w:p>
        </w:tc>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200" w:type="dxa"/>
              <w:bottom w:w="100" w:type="dxa"/>
              <w:right w:w="40" w:type="dxa"/>
            </w:tcMar>
          </w:tcPr>
          <w:p w:rsidR="00FA6DCF" w:rsidRDefault="00EB2B64" w14:paraId="47150988" w14:textId="77777777">
            <w:pPr>
              <w:spacing w:after="40"/>
            </w:pPr>
            <w:r>
              <w:rPr>
                <w:b/>
                <w:bCs/>
                <w:color w:val="182B3C"/>
              </w:rPr>
              <w:t>Publications</w:t>
            </w:r>
          </w:p>
          <w:p w:rsidR="00FA6DCF" w:rsidRDefault="00EB2B64" w14:paraId="0D1B917B" w14:textId="77777777">
            <w:r>
              <w:rPr>
                <w:color w:val="475569"/>
                <w:sz w:val="20"/>
                <w:szCs w:val="20"/>
              </w:rPr>
              <w:t>Mailchimp campaign performance — open rates and clicks.</w:t>
            </w:r>
          </w:p>
        </w:tc>
      </w:tr>
      <w:tr w:rsidR="00FA6DCF" w:rsidTr="2DF1CC09" w14:paraId="26A81C05" w14:textId="77777777">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40" w:type="dxa"/>
              <w:bottom w:w="100" w:type="dxa"/>
              <w:right w:w="200" w:type="dxa"/>
            </w:tcMar>
          </w:tcPr>
          <w:p w:rsidR="00FA6DCF" w:rsidRDefault="00EB2B64" w14:paraId="6B5EE430" w14:textId="77777777">
            <w:pPr>
              <w:spacing w:after="40"/>
            </w:pPr>
            <w:r>
              <w:rPr>
                <w:b/>
                <w:bCs/>
                <w:color w:val="182B3C"/>
              </w:rPr>
              <w:t>Events Tracker</w:t>
            </w:r>
          </w:p>
          <w:p w:rsidR="00FA6DCF" w:rsidRDefault="00EB2B64" w14:paraId="3265038B" w14:textId="77777777">
            <w:r>
              <w:rPr>
                <w:color w:val="475569"/>
                <w:sz w:val="20"/>
                <w:szCs w:val="20"/>
              </w:rPr>
              <w:t>Submit calendar events and check the DOE PD calendar.</w:t>
            </w:r>
          </w:p>
        </w:tc>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200" w:type="dxa"/>
              <w:bottom w:w="100" w:type="dxa"/>
              <w:right w:w="40" w:type="dxa"/>
            </w:tcMar>
          </w:tcPr>
          <w:p w:rsidR="00FA6DCF" w:rsidRDefault="00EB2B64" w14:paraId="6845B9F2" w14:textId="77777777">
            <w:pPr>
              <w:spacing w:after="40"/>
            </w:pPr>
            <w:r>
              <w:rPr>
                <w:b/>
                <w:bCs/>
                <w:color w:val="182B3C"/>
              </w:rPr>
              <w:t>YouTube Tracker</w:t>
            </w:r>
          </w:p>
          <w:p w:rsidR="00FA6DCF" w:rsidRDefault="00EB2B64" w14:paraId="55FB5992" w14:textId="77777777">
            <w:r>
              <w:rPr>
                <w:color w:val="475569"/>
                <w:sz w:val="20"/>
                <w:szCs w:val="20"/>
              </w:rPr>
              <w:t>Submit and track your video uploads to the DOE channel.</w:t>
            </w:r>
          </w:p>
        </w:tc>
      </w:tr>
      <w:tr w:rsidR="00FA6DCF" w:rsidTr="2DF1CC09" w14:paraId="4F403B26" w14:textId="77777777">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40" w:type="dxa"/>
              <w:bottom w:w="100" w:type="dxa"/>
              <w:right w:w="200" w:type="dxa"/>
            </w:tcMar>
          </w:tcPr>
          <w:p w:rsidR="00FA6DCF" w:rsidRDefault="00EB2B64" w14:paraId="1A47A776" w14:textId="77777777">
            <w:pPr>
              <w:spacing w:after="40"/>
            </w:pPr>
            <w:r>
              <w:rPr>
                <w:b/>
                <w:bCs/>
                <w:color w:val="182B3C"/>
              </w:rPr>
              <w:t>EnGiNE</w:t>
            </w:r>
          </w:p>
          <w:p w:rsidR="00FA6DCF" w:rsidRDefault="00EB2B64" w14:paraId="49F023D2" w14:textId="77777777">
            <w:r>
              <w:rPr>
                <w:color w:val="475569"/>
                <w:sz w:val="20"/>
                <w:szCs w:val="20"/>
              </w:rPr>
              <w:t>Quick access to Maine's professional learning platform.</w:t>
            </w:r>
          </w:p>
        </w:tc>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200" w:type="dxa"/>
              <w:bottom w:w="100" w:type="dxa"/>
              <w:right w:w="40" w:type="dxa"/>
            </w:tcMar>
          </w:tcPr>
          <w:p w:rsidR="00FA6DCF" w:rsidRDefault="00EB2B64" w14:paraId="1C9B13D8" w14:textId="77777777">
            <w:pPr>
              <w:spacing w:after="40"/>
            </w:pPr>
            <w:r>
              <w:rPr>
                <w:b/>
                <w:bCs/>
                <w:color w:val="182B3C"/>
              </w:rPr>
              <w:t>Process &amp; Procedure</w:t>
            </w:r>
          </w:p>
          <w:p w:rsidR="00FA6DCF" w:rsidRDefault="00EB2B64" w14:paraId="0455162C" w14:textId="77777777">
            <w:r>
              <w:rPr>
                <w:color w:val="475569"/>
                <w:sz w:val="20"/>
                <w:szCs w:val="20"/>
              </w:rPr>
              <w:t>Standard procedures for working with the Comms Team.</w:t>
            </w:r>
          </w:p>
        </w:tc>
      </w:tr>
      <w:tr w:rsidR="00FA6DCF" w:rsidTr="2DF1CC09" w14:paraId="3923D24C" w14:textId="77777777">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40" w:type="dxa"/>
              <w:bottom w:w="100" w:type="dxa"/>
              <w:right w:w="200" w:type="dxa"/>
            </w:tcMar>
          </w:tcPr>
          <w:p w:rsidR="00FA6DCF" w:rsidRDefault="00EB2B64" w14:paraId="6E29FE3D" w14:textId="77777777">
            <w:pPr>
              <w:spacing w:after="40"/>
            </w:pPr>
            <w:r>
              <w:rPr>
                <w:b/>
                <w:bCs/>
                <w:color w:val="182B3C"/>
              </w:rPr>
              <w:t>Workflow</w:t>
            </w:r>
          </w:p>
          <w:p w:rsidR="00FA6DCF" w:rsidRDefault="00EB2B64" w14:paraId="5C0B5767" w14:textId="77777777">
            <w:r>
              <w:rPr>
                <w:color w:val="475569"/>
                <w:sz w:val="20"/>
                <w:szCs w:val="20"/>
              </w:rPr>
              <w:t>Direct link to the Dynamics content-request queue.</w:t>
            </w:r>
          </w:p>
        </w:tc>
        <w:tc>
          <w:tcPr>
            <w:tcW w:w="50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100" w:type="dxa"/>
              <w:left w:w="200" w:type="dxa"/>
              <w:bottom w:w="100" w:type="dxa"/>
              <w:right w:w="40" w:type="dxa"/>
            </w:tcMar>
          </w:tcPr>
          <w:p w:rsidR="00FA6DCF" w:rsidRDefault="00FA6DCF" w14:paraId="3A250454" w14:textId="77777777">
            <w:pPr>
              <w:spacing w:after="120"/>
            </w:pPr>
          </w:p>
        </w:tc>
      </w:tr>
    </w:tbl>
    <w:p w:rsidR="00FA6DCF" w:rsidRDefault="00EB2B64" w14:paraId="2E4787E6" w14:textId="18013F2C">
      <w:pPr>
        <w:spacing w:before="240" w:after="300"/>
      </w:pPr>
      <w:r w:rsidRPr="2DF1CC09">
        <w:rPr>
          <w:i/>
          <w:iCs/>
          <w:color w:val="64748B"/>
          <w:sz w:val="20"/>
          <w:szCs w:val="20"/>
        </w:rPr>
        <w:t>Plus</w:t>
      </w:r>
      <w:ins w:author="Paling, Rachel" w:date="2026-07-20T12:46:00Z" w16du:dateUtc="2026-07-20T16:46:00Z" w:id="6">
        <w:r w:rsidRPr="2DF1CC09" w:rsidR="00B277A4">
          <w:rPr>
            <w:i/>
            <w:iCs/>
            <w:color w:val="64748B"/>
            <w:sz w:val="20"/>
            <w:szCs w:val="20"/>
          </w:rPr>
          <w:t>,</w:t>
        </w:r>
      </w:ins>
      <w:r w:rsidRPr="2DF1CC09">
        <w:rPr>
          <w:i/>
          <w:iCs/>
          <w:color w:val="64748B"/>
          <w:sz w:val="20"/>
          <w:szCs w:val="20"/>
        </w:rPr>
        <w:t xml:space="preserve"> a </w:t>
      </w:r>
      <w:r w:rsidRPr="2DF1CC09" w:rsidR="006913F8">
        <w:rPr>
          <w:i/>
          <w:iCs/>
          <w:color w:val="64748B"/>
          <w:sz w:val="20"/>
          <w:szCs w:val="20"/>
        </w:rPr>
        <w:t>w</w:t>
      </w:r>
      <w:r w:rsidRPr="2DF1CC09">
        <w:rPr>
          <w:i/>
          <w:iCs/>
          <w:color w:val="64748B"/>
          <w:sz w:val="20"/>
          <w:szCs w:val="20"/>
        </w:rPr>
        <w:t>ebsite mini-portal for staff working with maine.gov/doe pages — file management, page explorer, and a moderation queue for pending approvals.</w:t>
      </w:r>
    </w:p>
    <w:tbl>
      <w:tblPr>
        <w:tblW w:w="10080" w:type="dxa"/>
        <w:tblBorders>
          <w:top w:val="single" w:color="E2E8F0" w:sz="8" w:space="0"/>
          <w:left w:val="single" w:color="E2E8F0" w:sz="8" w:space="0"/>
          <w:bottom w:val="single" w:color="E2E8F0" w:sz="8" w:space="0"/>
          <w:right w:val="single" w:color="E2E8F0" w:sz="8"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rsidTr="2DF1CC09" w14:paraId="34183367" w14:textId="77777777">
        <w:tc>
          <w:tcPr>
            <w:tcW w:w="10080" w:type="dxa"/>
            <w:shd w:val="clear" w:color="auto" w:fill="F8FAFC"/>
            <w:tcMar>
              <w:top w:w="260" w:type="dxa"/>
              <w:left w:w="320" w:type="dxa"/>
              <w:bottom w:w="260" w:type="dxa"/>
              <w:right w:w="320" w:type="dxa"/>
            </w:tcMar>
          </w:tcPr>
          <w:p w:rsidR="00FA6DCF" w:rsidRDefault="00EB2B64" w14:paraId="093557AD" w14:textId="77777777">
            <w:pPr>
              <w:spacing w:after="80"/>
            </w:pPr>
            <w:r>
              <w:rPr>
                <w:b/>
                <w:bCs/>
                <w:color w:val="16A34A"/>
                <w:sz w:val="18"/>
                <w:szCs w:val="18"/>
              </w:rPr>
              <w:t>ONE PLACE FOR EVERYTHING COMMS</w:t>
            </w:r>
          </w:p>
          <w:p w:rsidR="00FA6DCF" w:rsidRDefault="00EB2B64" w14:paraId="5E714882" w14:textId="77777777">
            <w:pPr>
              <w:spacing w:after="160"/>
            </w:pPr>
            <w:r>
              <w:rPr>
                <w:rFonts w:ascii="Century Gothic" w:hAnsi="Century Gothic" w:eastAsia="Century Gothic" w:cs="Century Gothic"/>
                <w:b/>
                <w:bCs/>
                <w:color w:val="182B3C"/>
                <w:sz w:val="30"/>
                <w:szCs w:val="30"/>
              </w:rPr>
              <w:t>Portal, Teams, and the Handbook</w:t>
            </w:r>
          </w:p>
          <w:p w:rsidR="00FA6DCF" w:rsidRDefault="00EB2B64" w14:paraId="3AF79A10" w14:textId="77777777">
            <w:pPr>
              <w:spacing w:after="180"/>
            </w:pPr>
            <w:r>
              <w:rPr>
                <w:b/>
                <w:bCs/>
                <w:color w:val="334155"/>
              </w:rPr>
              <w:t>The portal is your destination for comms.</w:t>
            </w:r>
            <w:r>
              <w:rPr>
                <w:color w:val="334155"/>
              </w:rPr>
              <w:t xml:space="preserve"> It's designed to reduce questions, maximize efficiency, and keep the resources you need always easy to find.</w:t>
            </w:r>
          </w:p>
          <w:p w:rsidR="00FA6DCF" w:rsidRDefault="00EB2B64" w14:paraId="47DE34CC" w14:textId="180C923F">
            <w:pPr>
              <w:spacing w:after="140"/>
            </w:pPr>
            <w:r w:rsidRPr="2DF1CC09">
              <w:rPr>
                <w:b/>
                <w:bCs/>
                <w:color w:val="182B3C"/>
              </w:rPr>
              <w:t>M</w:t>
            </w:r>
            <w:r w:rsidRPr="2DF1CC09" w:rsidR="49753CF4">
              <w:rPr>
                <w:b/>
                <w:bCs/>
                <w:color w:val="182B3C"/>
              </w:rPr>
              <w:t>icrosoft</w:t>
            </w:r>
            <w:r w:rsidRPr="2DF1CC09">
              <w:rPr>
                <w:b/>
                <w:bCs/>
                <w:color w:val="182B3C"/>
              </w:rPr>
              <w:t xml:space="preserve"> Teams: </w:t>
            </w:r>
            <w:r w:rsidRPr="2DF1CC09">
              <w:rPr>
                <w:color w:val="334155"/>
              </w:rPr>
              <w:t>The portal is linked in Teams, so you can jump over without breaking your workflow. But when you're looking for anything comms — that's what the portal is for.</w:t>
            </w:r>
          </w:p>
          <w:p w:rsidR="00FA6DCF" w:rsidRDefault="00EB2B64" w14:paraId="329C5FE9" w14:textId="77777777">
            <w:r>
              <w:rPr>
                <w:b/>
                <w:bCs/>
                <w:color w:val="182B3C"/>
              </w:rPr>
              <w:t xml:space="preserve">The Handbook: </w:t>
            </w:r>
            <w:r>
              <w:rPr>
                <w:color w:val="334155"/>
              </w:rPr>
              <w:t>Procedure-specific items like email signature formatting and PD certificate guidance stay in the Handbook as the source of truth. The portal has interactive versions of the same items, so you can find them from either place.</w:t>
            </w:r>
          </w:p>
        </w:tc>
      </w:tr>
    </w:tbl>
    <w:p w:rsidR="00FA6DCF" w:rsidRDefault="00FA6DCF" w14:paraId="1F78D461" w14:textId="77777777">
      <w:pPr>
        <w:spacing w:after="240"/>
      </w:pPr>
    </w:p>
    <w:tbl>
      <w:tblPr>
        <w:tblW w:w="10080" w:type="dxa"/>
        <w:tblBorders>
          <w:top w:val="none" w:color="FFFFFF" w:sz="0" w:space="0"/>
          <w:left w:val="single" w:color="34D399" w:sz="32"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rsidTr="2DF1CC09" w14:paraId="12E7A831" w14:textId="77777777">
        <w:tc>
          <w:tcPr>
            <w:tcW w:w="10080" w:type="dxa"/>
            <w:shd w:val="clear" w:color="auto" w:fill="F4F9F5"/>
            <w:tcMar>
              <w:top w:w="260" w:type="dxa"/>
              <w:left w:w="320" w:type="dxa"/>
              <w:bottom w:w="260" w:type="dxa"/>
              <w:right w:w="320" w:type="dxa"/>
            </w:tcMar>
          </w:tcPr>
          <w:p w:rsidR="00FA6DCF" w:rsidRDefault="00EB2B64" w14:paraId="79785E88" w14:textId="77777777">
            <w:pPr>
              <w:spacing w:after="80"/>
            </w:pPr>
            <w:r>
              <w:rPr>
                <w:b/>
                <w:bCs/>
                <w:color w:val="16A34A"/>
                <w:sz w:val="18"/>
                <w:szCs w:val="18"/>
              </w:rPr>
              <w:t>ALSO LAUNCHING</w:t>
            </w:r>
          </w:p>
          <w:p w:rsidR="00FA6DCF" w:rsidRDefault="00EB2B64" w14:paraId="19CF8AAF" w14:textId="6B68A89D">
            <w:pPr>
              <w:spacing w:after="160"/>
            </w:pPr>
            <w:r w:rsidRPr="2DF1CC09">
              <w:rPr>
                <w:rFonts w:ascii="Century Gothic" w:hAnsi="Century Gothic" w:eastAsia="Century Gothic" w:cs="Century Gothic"/>
                <w:b/>
                <w:bCs/>
                <w:color w:val="182B3C"/>
                <w:sz w:val="30"/>
                <w:szCs w:val="30"/>
              </w:rPr>
              <w:t xml:space="preserve">The Commons — a new blogging space for </w:t>
            </w:r>
            <w:r w:rsidRPr="2DF1CC09" w:rsidR="119D47FC">
              <w:rPr>
                <w:rFonts w:ascii="Century Gothic" w:hAnsi="Century Gothic" w:eastAsia="Century Gothic" w:cs="Century Gothic"/>
                <w:b/>
                <w:bCs/>
                <w:color w:val="182B3C"/>
                <w:sz w:val="30"/>
                <w:szCs w:val="30"/>
              </w:rPr>
              <w:t>the Maine DOE</w:t>
            </w:r>
          </w:p>
          <w:p w:rsidR="00FA6DCF" w:rsidRDefault="00EB2B64" w14:paraId="4A08180B" w14:textId="7A547E80">
            <w:pPr>
              <w:spacing w:after="180"/>
            </w:pPr>
            <w:r>
              <w:rPr>
                <w:i/>
                <w:iCs/>
                <w:color w:val="334155"/>
              </w:rPr>
              <w:t>The Commons</w:t>
            </w:r>
            <w:r>
              <w:rPr>
                <w:color w:val="334155"/>
              </w:rPr>
              <w:t xml:space="preserve"> is a new blogging space where department teams can publish stories, longer</w:t>
            </w:r>
            <w:ins w:author="Paling, Rachel" w:date="2026-07-20T12:30:00Z" w16du:dateUtc="2026-07-20T16:30:00Z" w:id="7">
              <w:r w:rsidR="0053694E">
                <w:rPr>
                  <w:color w:val="334155"/>
                </w:rPr>
                <w:t>-form</w:t>
              </w:r>
            </w:ins>
            <w:r>
              <w:rPr>
                <w:color w:val="334155"/>
              </w:rPr>
              <w:t xml:space="preserve"> resources, and original topic-based content that doesn't quite fit in a newsroom article. It's designed to help your team share your work directly with the audiences you care about.</w:t>
            </w:r>
          </w:p>
          <w:p w:rsidR="00FA6DCF" w:rsidRDefault="00EB2B64" w14:paraId="338F27E0" w14:textId="77777777">
            <w:pPr>
              <w:spacing w:after="60"/>
            </w:pPr>
            <w:r>
              <w:rPr>
                <w:b/>
                <w:bCs/>
                <w:color w:val="182B3C"/>
                <w:sz w:val="20"/>
                <w:szCs w:val="20"/>
              </w:rPr>
              <w:t>What the blog IS for:</w:t>
            </w:r>
          </w:p>
          <w:p w:rsidR="00FA6DCF" w:rsidRDefault="00EB2B64" w14:paraId="15F999F7" w14:textId="1D8D7898">
            <w:pPr>
              <w:spacing w:after="40"/>
              <w:ind w:left="200"/>
            </w:pPr>
            <w:r w:rsidRPr="2DF1CC09">
              <w:rPr>
                <w:color w:val="334155"/>
                <w:sz w:val="20"/>
                <w:szCs w:val="20"/>
              </w:rPr>
              <w:t xml:space="preserve">•  Longer resources and how-tos your team wants </w:t>
            </w:r>
            <w:r w:rsidRPr="2DF1CC09" w:rsidR="46CDD75C">
              <w:rPr>
                <w:color w:val="334155"/>
                <w:sz w:val="20"/>
                <w:szCs w:val="20"/>
              </w:rPr>
              <w:t xml:space="preserve">to share with a specific </w:t>
            </w:r>
            <w:r w:rsidRPr="2DF1CC09" w:rsidR="68BEBBE8">
              <w:rPr>
                <w:color w:val="334155"/>
                <w:sz w:val="20"/>
                <w:szCs w:val="20"/>
              </w:rPr>
              <w:t xml:space="preserve">target </w:t>
            </w:r>
            <w:r w:rsidRPr="2DF1CC09" w:rsidR="46CDD75C">
              <w:rPr>
                <w:color w:val="334155"/>
                <w:sz w:val="20"/>
                <w:szCs w:val="20"/>
              </w:rPr>
              <w:t>audience</w:t>
            </w:r>
          </w:p>
          <w:p w:rsidR="00FA6DCF" w:rsidRDefault="00EB2B64" w14:paraId="23944730" w14:textId="62E4B99B">
            <w:pPr>
              <w:spacing w:after="40"/>
              <w:ind w:left="200"/>
            </w:pPr>
            <w:r w:rsidRPr="2DF1CC09">
              <w:rPr>
                <w:color w:val="334155"/>
                <w:sz w:val="20"/>
                <w:szCs w:val="20"/>
              </w:rPr>
              <w:t xml:space="preserve">•  Original topic-based </w:t>
            </w:r>
            <w:r w:rsidRPr="2DF1CC09" w:rsidR="406A342D">
              <w:rPr>
                <w:color w:val="334155"/>
                <w:sz w:val="20"/>
                <w:szCs w:val="20"/>
              </w:rPr>
              <w:t xml:space="preserve">articles </w:t>
            </w:r>
            <w:r w:rsidRPr="2DF1CC09" w:rsidR="726F57D0">
              <w:rPr>
                <w:color w:val="334155"/>
                <w:sz w:val="20"/>
                <w:szCs w:val="20"/>
              </w:rPr>
              <w:t>written</w:t>
            </w:r>
            <w:r w:rsidRPr="2DF1CC09" w:rsidR="25820082">
              <w:rPr>
                <w:color w:val="334155"/>
                <w:sz w:val="20"/>
                <w:szCs w:val="20"/>
              </w:rPr>
              <w:t xml:space="preserve"> by the Maine DOE</w:t>
            </w:r>
            <w:r w:rsidRPr="2DF1CC09" w:rsidR="726F57D0">
              <w:rPr>
                <w:color w:val="334155"/>
                <w:sz w:val="20"/>
                <w:szCs w:val="20"/>
              </w:rPr>
              <w:t xml:space="preserve"> content experts</w:t>
            </w:r>
          </w:p>
          <w:p w:rsidR="00FA6DCF" w:rsidP="2DF1CC09" w:rsidRDefault="00EB2B64" w14:paraId="0A7BC798" w14:textId="4B423DEA">
            <w:pPr>
              <w:spacing w:after="160"/>
              <w:ind w:left="200"/>
              <w:rPr>
                <w:color w:val="334155"/>
                <w:sz w:val="20"/>
                <w:szCs w:val="20"/>
              </w:rPr>
            </w:pPr>
            <w:r w:rsidRPr="2DF1CC09">
              <w:rPr>
                <w:color w:val="334155"/>
                <w:sz w:val="20"/>
                <w:szCs w:val="20"/>
              </w:rPr>
              <w:t xml:space="preserve">• </w:t>
            </w:r>
            <w:r w:rsidRPr="2DF1CC09" w:rsidR="7B4EAB6E">
              <w:rPr>
                <w:color w:val="334155"/>
                <w:sz w:val="20"/>
                <w:szCs w:val="20"/>
              </w:rPr>
              <w:t>Small-scale</w:t>
            </w:r>
            <w:r w:rsidRPr="2DF1CC09" w:rsidR="0B10BD52">
              <w:rPr>
                <w:color w:val="334155"/>
                <w:sz w:val="20"/>
                <w:szCs w:val="20"/>
              </w:rPr>
              <w:t xml:space="preserve"> </w:t>
            </w:r>
            <w:r w:rsidRPr="2DF1CC09" w:rsidR="675AE235">
              <w:rPr>
                <w:color w:val="334155"/>
                <w:sz w:val="20"/>
                <w:szCs w:val="20"/>
              </w:rPr>
              <w:t xml:space="preserve">announcements that are specific to a target audience and </w:t>
            </w:r>
            <w:r w:rsidRPr="2DF1CC09" w:rsidR="2838D773">
              <w:rPr>
                <w:color w:val="334155"/>
                <w:sz w:val="20"/>
                <w:szCs w:val="20"/>
              </w:rPr>
              <w:t xml:space="preserve">not </w:t>
            </w:r>
            <w:r w:rsidRPr="2DF1CC09" w:rsidR="2A6401B7">
              <w:rPr>
                <w:color w:val="334155"/>
                <w:sz w:val="20"/>
                <w:szCs w:val="20"/>
              </w:rPr>
              <w:t>relevant</w:t>
            </w:r>
            <w:r w:rsidRPr="2DF1CC09" w:rsidR="675AE235">
              <w:rPr>
                <w:color w:val="334155"/>
                <w:sz w:val="20"/>
                <w:szCs w:val="20"/>
              </w:rPr>
              <w:t xml:space="preserve"> </w:t>
            </w:r>
            <w:r w:rsidRPr="2DF1CC09" w:rsidR="7B4EAB6E">
              <w:rPr>
                <w:color w:val="334155"/>
                <w:sz w:val="20"/>
                <w:szCs w:val="20"/>
              </w:rPr>
              <w:t>to</w:t>
            </w:r>
            <w:r w:rsidRPr="2DF1CC09" w:rsidR="675AE235">
              <w:rPr>
                <w:color w:val="334155"/>
                <w:sz w:val="20"/>
                <w:szCs w:val="20"/>
              </w:rPr>
              <w:t xml:space="preserve"> the </w:t>
            </w:r>
            <w:r w:rsidRPr="2DF1CC09" w:rsidR="2618D349">
              <w:rPr>
                <w:color w:val="334155"/>
                <w:sz w:val="20"/>
                <w:szCs w:val="20"/>
              </w:rPr>
              <w:t xml:space="preserve">larger </w:t>
            </w:r>
            <w:r w:rsidRPr="2DF1CC09" w:rsidR="675AE235">
              <w:rPr>
                <w:color w:val="334155"/>
                <w:sz w:val="20"/>
                <w:szCs w:val="20"/>
              </w:rPr>
              <w:t>Newsroom</w:t>
            </w:r>
            <w:r w:rsidRPr="2DF1CC09" w:rsidR="2618D349">
              <w:rPr>
                <w:color w:val="334155"/>
                <w:sz w:val="20"/>
                <w:szCs w:val="20"/>
              </w:rPr>
              <w:t xml:space="preserve"> audience</w:t>
            </w:r>
            <w:r w:rsidRPr="2DF1CC09" w:rsidR="675AE235">
              <w:rPr>
                <w:color w:val="334155"/>
                <w:sz w:val="20"/>
                <w:szCs w:val="20"/>
              </w:rPr>
              <w:t>.</w:t>
            </w:r>
          </w:p>
          <w:p w:rsidR="00FA6DCF" w:rsidRDefault="00EB2B64" w14:paraId="49A4CCD0" w14:textId="77777777">
            <w:pPr>
              <w:spacing w:after="60"/>
            </w:pPr>
            <w:r>
              <w:rPr>
                <w:b/>
                <w:bCs/>
                <w:color w:val="182B3C"/>
                <w:sz w:val="20"/>
                <w:szCs w:val="20"/>
              </w:rPr>
              <w:t>What the blog is NOT for:</w:t>
            </w:r>
          </w:p>
          <w:p w:rsidR="00FA6DCF" w:rsidRDefault="00EB2B64" w14:paraId="5252230D" w14:textId="2836392F">
            <w:pPr>
              <w:spacing w:after="40"/>
              <w:ind w:left="200"/>
            </w:pPr>
            <w:r w:rsidRPr="2DF1CC09">
              <w:rPr>
                <w:color w:val="334155"/>
                <w:sz w:val="20"/>
                <w:szCs w:val="20"/>
              </w:rPr>
              <w:t xml:space="preserve">•  Priority notices (still </w:t>
            </w:r>
            <w:r w:rsidRPr="2DF1CC09" w:rsidR="075CEB07">
              <w:rPr>
                <w:color w:val="334155"/>
                <w:sz w:val="20"/>
                <w:szCs w:val="20"/>
              </w:rPr>
              <w:t xml:space="preserve">sent out </w:t>
            </w:r>
            <w:r w:rsidRPr="2DF1CC09">
              <w:rPr>
                <w:color w:val="334155"/>
                <w:sz w:val="20"/>
                <w:szCs w:val="20"/>
              </w:rPr>
              <w:t xml:space="preserve">through </w:t>
            </w:r>
            <w:r w:rsidRPr="2DF1CC09" w:rsidR="075CEB07">
              <w:rPr>
                <w:color w:val="334155"/>
                <w:sz w:val="20"/>
                <w:szCs w:val="20"/>
              </w:rPr>
              <w:t>M</w:t>
            </w:r>
            <w:r w:rsidRPr="2DF1CC09" w:rsidR="44E3E041">
              <w:rPr>
                <w:color w:val="334155"/>
                <w:sz w:val="20"/>
                <w:szCs w:val="20"/>
              </w:rPr>
              <w:t>ail</w:t>
            </w:r>
            <w:r w:rsidRPr="2DF1CC09" w:rsidR="075CEB07">
              <w:rPr>
                <w:color w:val="334155"/>
                <w:sz w:val="20"/>
                <w:szCs w:val="20"/>
              </w:rPr>
              <w:t>C</w:t>
            </w:r>
            <w:r w:rsidRPr="2DF1CC09" w:rsidR="44E3E041">
              <w:rPr>
                <w:color w:val="334155"/>
                <w:sz w:val="20"/>
                <w:szCs w:val="20"/>
              </w:rPr>
              <w:t>himp</w:t>
            </w:r>
            <w:r w:rsidRPr="2DF1CC09">
              <w:rPr>
                <w:color w:val="334155"/>
                <w:sz w:val="20"/>
                <w:szCs w:val="20"/>
              </w:rPr>
              <w:t>)</w:t>
            </w:r>
          </w:p>
          <w:p w:rsidR="00FA6DCF" w:rsidRDefault="00EB2B64" w14:paraId="34177B3F" w14:textId="1F4EA9F5">
            <w:pPr>
              <w:spacing w:after="40"/>
              <w:ind w:left="200"/>
            </w:pPr>
            <w:r w:rsidRPr="2DF1CC09">
              <w:rPr>
                <w:color w:val="334155"/>
                <w:sz w:val="20"/>
                <w:szCs w:val="20"/>
              </w:rPr>
              <w:t xml:space="preserve">•  </w:t>
            </w:r>
            <w:r w:rsidRPr="2DF1CC09" w:rsidR="5CE7653A">
              <w:rPr>
                <w:color w:val="334155"/>
                <w:sz w:val="20"/>
                <w:szCs w:val="20"/>
              </w:rPr>
              <w:t>E</w:t>
            </w:r>
            <w:r w:rsidRPr="2DF1CC09">
              <w:rPr>
                <w:color w:val="334155"/>
                <w:sz w:val="20"/>
                <w:szCs w:val="20"/>
              </w:rPr>
              <w:t>vent marketing (</w:t>
            </w:r>
            <w:r w:rsidRPr="2DF1CC09" w:rsidR="747672F6">
              <w:rPr>
                <w:color w:val="334155"/>
                <w:sz w:val="20"/>
                <w:szCs w:val="20"/>
              </w:rPr>
              <w:t xml:space="preserve">Maine DOE Events should be posted on the </w:t>
            </w:r>
            <w:r w:rsidRPr="2DF1CC09" w:rsidR="5914EB27">
              <w:rPr>
                <w:color w:val="334155"/>
                <w:sz w:val="20"/>
                <w:szCs w:val="20"/>
              </w:rPr>
              <w:t xml:space="preserve">calendar and </w:t>
            </w:r>
            <w:r w:rsidRPr="2DF1CC09">
              <w:rPr>
                <w:color w:val="334155"/>
                <w:sz w:val="20"/>
                <w:szCs w:val="20"/>
              </w:rPr>
              <w:t xml:space="preserve">also </w:t>
            </w:r>
            <w:r w:rsidRPr="2DF1CC09" w:rsidR="5914EB27">
              <w:rPr>
                <w:color w:val="334155"/>
                <w:sz w:val="20"/>
                <w:szCs w:val="20"/>
              </w:rPr>
              <w:t xml:space="preserve">the </w:t>
            </w:r>
            <w:r w:rsidRPr="2DF1CC09">
              <w:rPr>
                <w:color w:val="334155"/>
                <w:sz w:val="20"/>
                <w:szCs w:val="20"/>
              </w:rPr>
              <w:t>newsroom)</w:t>
            </w:r>
          </w:p>
          <w:p w:rsidRPr="00A06247" w:rsidR="00A06247" w:rsidP="00A06247" w:rsidRDefault="00EB2B64" w14:paraId="5D5D8FAA" w14:textId="54E5D716">
            <w:pPr>
              <w:spacing w:after="160"/>
              <w:ind w:left="200"/>
              <w:rPr>
                <w:color w:val="334155"/>
                <w:sz w:val="20"/>
                <w:szCs w:val="20"/>
                <w:rPrChange w:author="Paling, Rachel" w:date="2026-07-20T12:36:00Z" w16du:dateUtc="2026-07-20T16:36:00Z" w:id="8">
                  <w:rPr/>
                </w:rPrChange>
              </w:rPr>
            </w:pPr>
            <w:r w:rsidRPr="2DF1CC09">
              <w:rPr>
                <w:color w:val="334155"/>
                <w:sz w:val="20"/>
                <w:szCs w:val="20"/>
              </w:rPr>
              <w:t xml:space="preserve">•  </w:t>
            </w:r>
            <w:r w:rsidRPr="2DF1CC09" w:rsidR="38FB2942">
              <w:rPr>
                <w:color w:val="334155"/>
                <w:sz w:val="20"/>
                <w:szCs w:val="20"/>
              </w:rPr>
              <w:t>A</w:t>
            </w:r>
            <w:r w:rsidRPr="2DF1CC09" w:rsidR="15263CDB">
              <w:rPr>
                <w:color w:val="334155"/>
                <w:sz w:val="20"/>
                <w:szCs w:val="20"/>
              </w:rPr>
              <w:t>nnouncements</w:t>
            </w:r>
            <w:r w:rsidRPr="2DF1CC09" w:rsidR="59AF4559">
              <w:rPr>
                <w:color w:val="334155"/>
                <w:sz w:val="20"/>
                <w:szCs w:val="20"/>
              </w:rPr>
              <w:t xml:space="preserve"> relevant to a larger audience</w:t>
            </w:r>
            <w:r w:rsidRPr="2DF1CC09" w:rsidR="15263CDB">
              <w:rPr>
                <w:color w:val="334155"/>
                <w:sz w:val="20"/>
                <w:szCs w:val="20"/>
              </w:rPr>
              <w:t xml:space="preserve"> or a</w:t>
            </w:r>
            <w:r w:rsidRPr="2DF1CC09">
              <w:rPr>
                <w:color w:val="334155"/>
                <w:sz w:val="20"/>
                <w:szCs w:val="20"/>
              </w:rPr>
              <w:t>nything time-sensitive that needs</w:t>
            </w:r>
            <w:ins w:author="Paling, Rachel" w:date="2026-07-20T12:36:00Z" w16du:dateUtc="2026-07-20T16:36:00Z" w:id="9">
              <w:r w:rsidRPr="2DF1CC09" w:rsidR="52D760DF">
                <w:rPr>
                  <w:color w:val="334155"/>
                  <w:sz w:val="20"/>
                  <w:szCs w:val="20"/>
                </w:rPr>
                <w:t xml:space="preserve"> a</w:t>
              </w:r>
            </w:ins>
            <w:r w:rsidRPr="2DF1CC09">
              <w:rPr>
                <w:color w:val="334155"/>
                <w:sz w:val="20"/>
                <w:szCs w:val="20"/>
              </w:rPr>
              <w:t xml:space="preserve"> broad reach quickly</w:t>
            </w:r>
          </w:p>
          <w:p w:rsidR="00FA6DCF" w:rsidRDefault="00EB2B64" w14:paraId="40543F13" w14:textId="77777777">
            <w:pPr>
              <w:spacing w:after="60"/>
            </w:pPr>
            <w:r>
              <w:rPr>
                <w:b/>
                <w:bCs/>
                <w:color w:val="182B3C"/>
                <w:sz w:val="20"/>
                <w:szCs w:val="20"/>
              </w:rPr>
              <w:t>How posts get published:</w:t>
            </w:r>
          </w:p>
          <w:p w:rsidR="00FA6DCF" w:rsidRDefault="00EB2B64" w14:paraId="7B0486E7" w14:textId="77777777">
            <w:pPr>
              <w:spacing w:after="40"/>
              <w:ind w:left="200"/>
            </w:pPr>
            <w:commentRangeStart w:id="10"/>
            <w:r>
              <w:rPr>
                <w:color w:val="334155"/>
                <w:sz w:val="20"/>
                <w:szCs w:val="20"/>
              </w:rPr>
              <w:t xml:space="preserve">1.  Author </w:t>
            </w:r>
            <w:commentRangeEnd w:id="10"/>
            <w:r w:rsidR="00462A06">
              <w:rPr>
                <w:rStyle w:val="CommentReference"/>
                <w:color w:val="334155"/>
                <w:sz w:val="20"/>
                <w:szCs w:val="20"/>
              </w:rPr>
              <w:commentReference w:id="10"/>
            </w:r>
            <w:r>
              <w:rPr>
                <w:color w:val="334155"/>
                <w:sz w:val="20"/>
                <w:szCs w:val="20"/>
              </w:rPr>
              <w:t>drafts the post</w:t>
            </w:r>
          </w:p>
          <w:p w:rsidR="00FA6DCF" w:rsidRDefault="00EB2B64" w14:paraId="77B8454C" w14:textId="77777777">
            <w:pPr>
              <w:spacing w:after="40"/>
              <w:ind w:left="200"/>
            </w:pPr>
            <w:r>
              <w:rPr>
                <w:color w:val="334155"/>
                <w:sz w:val="20"/>
                <w:szCs w:val="20"/>
              </w:rPr>
              <w:t>2.  Submits to their supervisor for approval</w:t>
            </w:r>
          </w:p>
          <w:p w:rsidR="00FA6DCF" w:rsidRDefault="00EB2B64" w14:paraId="73477EB3" w14:textId="77777777">
            <w:pPr>
              <w:spacing w:after="40"/>
              <w:ind w:left="200"/>
            </w:pPr>
            <w:r>
              <w:rPr>
                <w:color w:val="334155"/>
                <w:sz w:val="20"/>
                <w:szCs w:val="20"/>
              </w:rPr>
              <w:t>3.  Approved posts move to the webmaster for publishing</w:t>
            </w:r>
          </w:p>
          <w:p w:rsidR="00FA6DCF" w:rsidRDefault="00EB2B64" w14:paraId="18D4903E" w14:textId="77777777">
            <w:pPr>
              <w:spacing w:after="180"/>
              <w:ind w:left="200"/>
            </w:pPr>
            <w:r>
              <w:rPr>
                <w:color w:val="334155"/>
                <w:sz w:val="20"/>
                <w:szCs w:val="20"/>
              </w:rPr>
              <w:t>4.  The portal's moderation queue shows what's pending review</w:t>
            </w:r>
          </w:p>
          <w:p w:rsidR="00FA6DCF" w:rsidRDefault="00EB2B64" w14:paraId="2DAE4DB3" w14:textId="77777777">
            <w:r>
              <w:rPr>
                <w:i/>
                <w:iCs/>
                <w:color w:val="64748B"/>
                <w:sz w:val="20"/>
                <w:szCs w:val="20"/>
              </w:rPr>
              <w:t>As always, our brand guidelines, our audience, and our professional standards apply.</w:t>
            </w:r>
          </w:p>
        </w:tc>
      </w:tr>
    </w:tbl>
    <w:p w:rsidR="00FA6DCF" w:rsidRDefault="00FA6DCF" w14:paraId="5C2C234F" w14:textId="77777777">
      <w:pPr>
        <w:spacing w:after="240"/>
      </w:pPr>
    </w:p>
    <w:tbl>
      <w:tblPr>
        <w:tblW w:w="10080" w:type="dxa"/>
        <w:tblBorders>
          <w:top w:val="none" w:color="FFFFFF" w:sz="0" w:space="0"/>
          <w:left w:val="single" w:color="A78BFA" w:sz="32"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14:paraId="370FDFB7" w14:textId="77777777">
        <w:tc>
          <w:tcPr>
            <w:tcW w:w="10080" w:type="dxa"/>
            <w:shd w:val="clear" w:color="auto" w:fill="FBF7FF"/>
            <w:tcMar>
              <w:top w:w="260" w:type="dxa"/>
              <w:left w:w="320" w:type="dxa"/>
              <w:bottom w:w="260" w:type="dxa"/>
              <w:right w:w="320" w:type="dxa"/>
            </w:tcMar>
          </w:tcPr>
          <w:p w:rsidR="00FA6DCF" w:rsidRDefault="00EB2B64" w14:paraId="245380CB" w14:textId="77777777">
            <w:pPr>
              <w:spacing w:after="80"/>
            </w:pPr>
            <w:r>
              <w:rPr>
                <w:b/>
                <w:bCs/>
                <w:color w:val="7C3AED"/>
                <w:sz w:val="18"/>
                <w:szCs w:val="18"/>
              </w:rPr>
              <w:t>ALSO UPDATED</w:t>
            </w:r>
          </w:p>
          <w:p w:rsidR="00FA6DCF" w:rsidRDefault="00EB2B64" w14:paraId="32809F39" w14:textId="77777777">
            <w:pPr>
              <w:spacing w:after="160"/>
            </w:pPr>
            <w:r>
              <w:rPr>
                <w:rFonts w:ascii="Century Gothic" w:hAnsi="Century Gothic" w:eastAsia="Century Gothic" w:cs="Century Gothic"/>
                <w:b/>
                <w:bCs/>
                <w:color w:val="182B3C"/>
                <w:sz w:val="30"/>
                <w:szCs w:val="30"/>
              </w:rPr>
              <w:t>Our Brand Guide</w:t>
            </w:r>
          </w:p>
          <w:p w:rsidR="00FA6DCF" w:rsidRDefault="00EB2B64" w14:paraId="0B691F62" w14:textId="77777777">
            <w:pPr>
              <w:spacing w:after="100"/>
            </w:pPr>
            <w:r>
              <w:rPr>
                <w:color w:val="334155"/>
              </w:rPr>
              <w:t>The interactive Brand Guide inside the portal reflects our latest brand — colors, typography, voice and tone, and language guidelines. It's the same content as the PDF in the Handbook, but easier to reference and search.</w:t>
            </w:r>
          </w:p>
          <w:p w:rsidR="00FA6DCF" w:rsidRDefault="00EB2B64" w14:paraId="5AE5A5A0" w14:textId="77777777">
            <w:r>
              <w:rPr>
                <w:color w:val="334155"/>
              </w:rPr>
              <w:t>We'll walk through what's updated during the launch on August 3.</w:t>
            </w:r>
          </w:p>
        </w:tc>
      </w:tr>
    </w:tbl>
    <w:p w:rsidR="00FA6DCF" w:rsidRDefault="00FA6DCF" w14:paraId="77063B3B" w14:textId="77777777">
      <w:pPr>
        <w:spacing w:after="240"/>
      </w:pPr>
    </w:p>
    <w:p w:rsidR="00FA6DCF" w:rsidRDefault="00EB2B64" w14:paraId="451B38C6" w14:textId="77777777">
      <w:pPr>
        <w:pBdr>
          <w:bottom w:val="single" w:color="42C3F7" w:sz="24" w:space="4"/>
        </w:pBdr>
        <w:spacing w:before="240" w:after="80"/>
      </w:pPr>
      <w:r>
        <w:rPr>
          <w:rFonts w:ascii="Century Gothic" w:hAnsi="Century Gothic" w:eastAsia="Century Gothic" w:cs="Century Gothic"/>
          <w:b/>
          <w:bCs/>
          <w:color w:val="182B3C"/>
          <w:sz w:val="32"/>
          <w:szCs w:val="32"/>
        </w:rPr>
        <w:t>What to do now</w:t>
      </w:r>
    </w:p>
    <w:p w:rsidR="00FA6DCF" w:rsidRDefault="00FA6DCF" w14:paraId="405DE4F6" w14:textId="77777777">
      <w:pPr>
        <w:spacing w:after="200"/>
      </w:pPr>
    </w:p>
    <w:tbl>
      <w:tblPr>
        <w:tblW w:w="1008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500"/>
        <w:gridCol w:w="9580"/>
      </w:tblGrid>
      <w:tr w:rsidR="00FA6DCF" w:rsidTr="2DF1CC09" w14:paraId="2F418BFD" w14:textId="77777777">
        <w:tc>
          <w:tcPr>
            <w:tcW w:w="500" w:type="dxa"/>
            <w:shd w:val="clear" w:color="auto" w:fill="42C3F7"/>
            <w:tcMar>
              <w:top w:w="60" w:type="dxa"/>
              <w:left w:w="0" w:type="dxa"/>
              <w:bottom w:w="60" w:type="dxa"/>
              <w:right w:w="0" w:type="dxa"/>
            </w:tcMar>
          </w:tcPr>
          <w:p w:rsidR="00FA6DCF" w:rsidRDefault="00EB2B64" w14:paraId="6D2593D2" w14:textId="77777777">
            <w:pPr>
              <w:jc w:val="center"/>
            </w:pPr>
            <w:r>
              <w:rPr>
                <w:b/>
                <w:bCs/>
                <w:color w:val="FFFFFF"/>
                <w:sz w:val="24"/>
                <w:szCs w:val="24"/>
              </w:rPr>
              <w:t>1</w:t>
            </w:r>
          </w:p>
        </w:tc>
        <w:tc>
          <w:tcPr>
            <w:tcW w:w="95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240" w:type="dxa"/>
              <w:bottom w:w="60" w:type="dxa"/>
              <w:right w:w="0" w:type="dxa"/>
            </w:tcMar>
          </w:tcPr>
          <w:p w:rsidR="00FA6DCF" w:rsidP="2DF1CC09" w:rsidRDefault="00EB2B64" w14:paraId="55A4D30D" w14:textId="0B0FA879">
            <w:pPr>
              <w:rPr>
                <w:color w:val="334155"/>
              </w:rPr>
            </w:pPr>
            <w:r w:rsidRPr="2DF1CC09">
              <w:rPr>
                <w:b/>
                <w:bCs/>
                <w:color w:val="182B3C"/>
              </w:rPr>
              <w:t xml:space="preserve">Mark your calendar: </w:t>
            </w:r>
            <w:r w:rsidRPr="2DF1CC09">
              <w:rPr>
                <w:color w:val="334155"/>
              </w:rPr>
              <w:t xml:space="preserve">Monday, August 3 at 10 </w:t>
            </w:r>
            <w:r w:rsidRPr="2DF1CC09" w:rsidR="1B189EAE">
              <w:rPr>
                <w:color w:val="334155"/>
              </w:rPr>
              <w:t>a.m.</w:t>
            </w:r>
          </w:p>
        </w:tc>
      </w:tr>
    </w:tbl>
    <w:p w:rsidR="00FA6DCF" w:rsidRDefault="00FA6DCF" w14:paraId="00A442D4" w14:textId="77777777">
      <w:pPr>
        <w:spacing w:after="60"/>
      </w:pPr>
    </w:p>
    <w:tbl>
      <w:tblPr>
        <w:tblW w:w="1008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500"/>
        <w:gridCol w:w="9580"/>
      </w:tblGrid>
      <w:tr w:rsidR="00FA6DCF" w14:paraId="3514E505" w14:textId="77777777">
        <w:tc>
          <w:tcPr>
            <w:tcW w:w="500" w:type="dxa"/>
            <w:shd w:val="clear" w:color="auto" w:fill="42C3F7"/>
            <w:tcMar>
              <w:top w:w="60" w:type="dxa"/>
              <w:left w:w="0" w:type="dxa"/>
              <w:bottom w:w="60" w:type="dxa"/>
              <w:right w:w="0" w:type="dxa"/>
            </w:tcMar>
          </w:tcPr>
          <w:p w:rsidR="00FA6DCF" w:rsidRDefault="00EB2B64" w14:paraId="38A4714B" w14:textId="77777777">
            <w:pPr>
              <w:jc w:val="center"/>
            </w:pPr>
            <w:r>
              <w:rPr>
                <w:b/>
                <w:bCs/>
                <w:color w:val="FFFFFF"/>
                <w:sz w:val="24"/>
                <w:szCs w:val="24"/>
              </w:rPr>
              <w:t>2</w:t>
            </w:r>
          </w:p>
        </w:tc>
        <w:tc>
          <w:tcPr>
            <w:tcW w:w="9580" w:type="dxa"/>
            <w:tcBorders>
              <w:top w:val="none" w:color="FFFFFF" w:sz="0" w:space="0"/>
              <w:left w:val="none" w:color="FFFFFF" w:sz="0" w:space="0"/>
              <w:bottom w:val="none" w:color="FFFFFF" w:sz="0" w:space="0"/>
              <w:right w:val="none" w:color="FFFFFF" w:sz="0" w:space="0"/>
            </w:tcBorders>
            <w:tcMar>
              <w:top w:w="60" w:type="dxa"/>
              <w:left w:w="240" w:type="dxa"/>
              <w:bottom w:w="60" w:type="dxa"/>
              <w:right w:w="0" w:type="dxa"/>
            </w:tcMar>
          </w:tcPr>
          <w:p w:rsidR="00FA6DCF" w:rsidRDefault="00EB2B64" w14:paraId="179B1F85" w14:textId="77777777">
            <w:r>
              <w:rPr>
                <w:b/>
                <w:bCs/>
                <w:color w:val="182B3C"/>
              </w:rPr>
              <w:t xml:space="preserve">Watch for the calendar invite </w:t>
            </w:r>
            <w:r>
              <w:rPr>
                <w:color w:val="334155"/>
              </w:rPr>
              <w:t>— it's coming soon with the meeting link</w:t>
            </w:r>
          </w:p>
        </w:tc>
      </w:tr>
    </w:tbl>
    <w:p w:rsidR="00FA6DCF" w:rsidRDefault="00FA6DCF" w14:paraId="7DA2B107" w14:textId="77777777">
      <w:pPr>
        <w:spacing w:after="60"/>
      </w:pPr>
    </w:p>
    <w:tbl>
      <w:tblPr>
        <w:tblW w:w="1008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500"/>
        <w:gridCol w:w="9580"/>
      </w:tblGrid>
      <w:tr w:rsidR="00FA6DCF" w14:paraId="79334B88" w14:textId="77777777">
        <w:tc>
          <w:tcPr>
            <w:tcW w:w="500" w:type="dxa"/>
            <w:shd w:val="clear" w:color="auto" w:fill="42C3F7"/>
            <w:tcMar>
              <w:top w:w="60" w:type="dxa"/>
              <w:left w:w="0" w:type="dxa"/>
              <w:bottom w:w="60" w:type="dxa"/>
              <w:right w:w="0" w:type="dxa"/>
            </w:tcMar>
          </w:tcPr>
          <w:p w:rsidR="00FA6DCF" w:rsidRDefault="00EB2B64" w14:paraId="656E4CEE" w14:textId="77777777">
            <w:pPr>
              <w:jc w:val="center"/>
            </w:pPr>
            <w:r>
              <w:rPr>
                <w:b/>
                <w:bCs/>
                <w:color w:val="FFFFFF"/>
                <w:sz w:val="24"/>
                <w:szCs w:val="24"/>
              </w:rPr>
              <w:t>3</w:t>
            </w:r>
          </w:p>
        </w:tc>
        <w:tc>
          <w:tcPr>
            <w:tcW w:w="9580" w:type="dxa"/>
            <w:tcBorders>
              <w:top w:val="none" w:color="FFFFFF" w:sz="0" w:space="0"/>
              <w:left w:val="none" w:color="FFFFFF" w:sz="0" w:space="0"/>
              <w:bottom w:val="none" w:color="FFFFFF" w:sz="0" w:space="0"/>
              <w:right w:val="none" w:color="FFFFFF" w:sz="0" w:space="0"/>
            </w:tcBorders>
            <w:tcMar>
              <w:top w:w="60" w:type="dxa"/>
              <w:left w:w="240" w:type="dxa"/>
              <w:bottom w:w="60" w:type="dxa"/>
              <w:right w:w="0" w:type="dxa"/>
            </w:tcMar>
          </w:tcPr>
          <w:p w:rsidR="00FA6DCF" w:rsidRDefault="00EB2B64" w14:paraId="538A3C2C" w14:textId="77777777">
            <w:r>
              <w:rPr>
                <w:b/>
                <w:bCs/>
                <w:color w:val="182B3C"/>
              </w:rPr>
              <w:t xml:space="preserve">Bring your questions </w:t>
            </w:r>
            <w:r>
              <w:rPr>
                <w:color w:val="334155"/>
              </w:rPr>
              <w:t>— we'll walk through everything and get you set up</w:t>
            </w:r>
          </w:p>
        </w:tc>
      </w:tr>
    </w:tbl>
    <w:p w:rsidR="00FA6DCF" w:rsidRDefault="00EB2B64" w14:paraId="3FE5A1A8" w14:textId="77777777">
      <w:pPr>
        <w:spacing w:before="300" w:after="260"/>
      </w:pPr>
      <w:r>
        <w:rPr>
          <w:color w:val="334155"/>
        </w:rPr>
        <w:t>The Communications Portal is your one-stop shop for anything and everything comms — built to reduce questions, maximize efficiency, and keep the resources you need always easy to find. See you on August 3.</w:t>
      </w:r>
    </w:p>
    <w:p w:rsidR="00FA6DCF" w:rsidRDefault="00EB2B64" w14:paraId="6777909B" w14:textId="77777777">
      <w:pPr>
        <w:spacing w:after="160"/>
      </w:pPr>
      <w:r>
        <w:rPr>
          <w:color w:val="334155"/>
        </w:rPr>
        <w:t>Warmly,</w:t>
      </w:r>
    </w:p>
    <w:p w:rsidR="00FA6DCF" w:rsidRDefault="00EB2B64" w14:paraId="70F37DB2" w14:textId="77777777">
      <w:pPr>
        <w:spacing w:after="60"/>
      </w:pPr>
      <w:r>
        <w:rPr>
          <w:b/>
          <w:bCs/>
          <w:color w:val="182B3C"/>
        </w:rPr>
        <w:t>The Communications Team</w:t>
      </w:r>
    </w:p>
    <w:p w:rsidR="00FA6DCF" w:rsidRDefault="00EB2B64" w14:paraId="482A0B60" w14:textId="77777777">
      <w:pPr>
        <w:spacing w:after="30"/>
      </w:pPr>
      <w:r>
        <w:rPr>
          <w:color w:val="64748B"/>
          <w:sz w:val="20"/>
          <w:szCs w:val="20"/>
        </w:rPr>
        <w:t>Chloe Teboe · Communications Director</w:t>
      </w:r>
    </w:p>
    <w:p w:rsidR="00FA6DCF" w:rsidRDefault="00EB2B64" w14:paraId="10034981" w14:textId="77777777">
      <w:pPr>
        <w:spacing w:after="30"/>
      </w:pPr>
      <w:r>
        <w:rPr>
          <w:color w:val="64748B"/>
          <w:sz w:val="20"/>
          <w:szCs w:val="20"/>
        </w:rPr>
        <w:t>Rachel Paling · Communications Coordinator</w:t>
      </w:r>
    </w:p>
    <w:p w:rsidR="00FA6DCF" w:rsidRDefault="00EB2B64" w14:paraId="6927955B" w14:textId="77777777">
      <w:pPr>
        <w:spacing w:after="300"/>
      </w:pPr>
      <w:r>
        <w:rPr>
          <w:color w:val="64748B"/>
          <w:sz w:val="20"/>
          <w:szCs w:val="20"/>
        </w:rPr>
        <w:t>Matt Leavitt · Website &amp; Technology Coordinator</w:t>
      </w:r>
    </w:p>
    <w:tbl>
      <w:tblPr>
        <w:tblW w:w="1008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80"/>
      </w:tblGrid>
      <w:tr w:rsidR="00FA6DCF" w14:paraId="3DF97BFF" w14:textId="77777777">
        <w:tc>
          <w:tcPr>
            <w:tcW w:w="10080" w:type="dxa"/>
            <w:shd w:val="clear" w:color="auto" w:fill="EEE6DF"/>
            <w:tcMar>
              <w:top w:w="240" w:type="dxa"/>
              <w:left w:w="300" w:type="dxa"/>
              <w:bottom w:w="240" w:type="dxa"/>
              <w:right w:w="300" w:type="dxa"/>
            </w:tcMar>
          </w:tcPr>
          <w:p w:rsidR="00FA6DCF" w:rsidRDefault="00EB2B64" w14:paraId="2E99A671" w14:textId="77777777">
            <w:pPr>
              <w:spacing w:after="100"/>
              <w:jc w:val="center"/>
            </w:pPr>
            <w:r>
              <w:rPr>
                <w:noProof/>
              </w:rPr>
              <w:drawing>
                <wp:inline distT="0" distB="0" distL="0" distR="0" wp14:anchorId="28D9E551" wp14:editId="4A3F1C82">
                  <wp:extent cx="762000" cy="323850"/>
                  <wp:effectExtent l="0" t="0" r="0" b="0"/>
                  <wp:docPr id="2102802365" name="Picture 2102802365">
                    <a:extLst xmlns:a="http://schemas.openxmlformats.org/drawingml/2006/main">
                      <a:ext uri="{FF2B5EF4-FFF2-40B4-BE49-F238E27FC236}">
                        <a16:creationId xmlns:a16="http://schemas.microsoft.com/office/drawing/2014/main" id="{C1BF46A7-068C-49C5-A7AD-5132869DA6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323850"/>
                          </a:xfrm>
                          <a:prstGeom prst="rect">
                            <a:avLst/>
                          </a:prstGeom>
                        </pic:spPr>
                      </pic:pic>
                    </a:graphicData>
                  </a:graphic>
                </wp:inline>
              </w:drawing>
            </w:r>
          </w:p>
          <w:p w:rsidR="00FA6DCF" w:rsidRDefault="00EB2B64" w14:paraId="5793037B" w14:textId="77777777">
            <w:pPr>
              <w:jc w:val="center"/>
            </w:pPr>
            <w:r>
              <w:rPr>
                <w:color w:val="64748B"/>
                <w:sz w:val="18"/>
                <w:szCs w:val="18"/>
              </w:rPr>
              <w:t>Maine Department of Education · Website &amp; Technology · Communications</w:t>
            </w:r>
          </w:p>
        </w:tc>
      </w:tr>
    </w:tbl>
    <w:p w:rsidR="00EB2B64" w:rsidRDefault="00EB2B64" w14:paraId="2716B836" w14:textId="77777777"/>
    <w:sectPr w:rsidR="00EB2B64">
      <w:pgSz w:w="12240" w:h="15840" w:orient="portrait"/>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P" w:author="Paling, Rachel" w:date="2026-07-20T12:23:00Z" w:id="0">
    <w:p w:rsidR="00C714DD" w:rsidP="00C714DD" w:rsidRDefault="00D61F73" w14:paraId="2507134B" w14:textId="77777777">
      <w:pPr>
        <w:pStyle w:val="CommentText"/>
      </w:pPr>
      <w:r>
        <w:rPr>
          <w:rStyle w:val="CommentReference"/>
        </w:rPr>
        <w:annotationRef/>
      </w:r>
      <w:r w:rsidR="00C714DD">
        <w:t>Should we bold this since the other two things we are launching are bolded?</w:t>
      </w:r>
    </w:p>
  </w:comment>
  <w:comment w:initials="RP" w:author="Paling, Rachel" w:date="2026-07-20T12:28:00Z" w:id="2">
    <w:p w:rsidR="00B4470C" w:rsidP="00B4470C" w:rsidRDefault="00B4470C" w14:paraId="7176E02D" w14:textId="77777777">
      <w:pPr>
        <w:pStyle w:val="CommentText"/>
      </w:pPr>
      <w:r>
        <w:rPr>
          <w:rStyle w:val="CommentReference"/>
        </w:rPr>
        <w:annotationRef/>
      </w:r>
      <w:r>
        <w:t>Should we add logos to this list? (or add it under templates and call it “assets”)</w:t>
      </w:r>
    </w:p>
  </w:comment>
  <w:comment w:initials="RP" w:author="Paling, Rachel" w:date="2026-07-20T12:46:00Z" w:id="3">
    <w:p w:rsidR="00C714DD" w:rsidP="00C714DD" w:rsidRDefault="00C714DD" w14:paraId="43E43DA2" w14:textId="77777777">
      <w:pPr>
        <w:pStyle w:val="CommentText"/>
      </w:pPr>
      <w:r>
        <w:rPr>
          <w:rStyle w:val="CommentReference"/>
        </w:rPr>
        <w:annotationRef/>
      </w:r>
      <w:r>
        <w:t>I added it, LMK what you think!</w:t>
      </w:r>
    </w:p>
  </w:comment>
  <w:comment w:initials="LM" w:author="Leavitt, Matthew G" w:date="2026-07-20T15:35:00Z" w:id="4">
    <w:p w:rsidR="00B13B36" w:rsidRDefault="00B13B36" w14:paraId="6AB409FE" w14:textId="34867972">
      <w:pPr>
        <w:pStyle w:val="CommentText"/>
      </w:pPr>
      <w:r>
        <w:rPr>
          <w:rStyle w:val="CommentReference"/>
        </w:rPr>
        <w:annotationRef/>
      </w:r>
      <w:r w:rsidRPr="329FB017">
        <w:t xml:space="preserve">The logos are in a different spot (files and also mention in the brand guide). Do we want them to be in the template section? </w:t>
      </w:r>
    </w:p>
  </w:comment>
  <w:comment w:initials="RP" w:author="Paling, Rachel" w:date="2026-07-20T12:54:00Z" w:id="10">
    <w:p w:rsidR="00462A06" w:rsidP="00462A06" w:rsidRDefault="00462A06" w14:paraId="04B99C36" w14:textId="77777777">
      <w:pPr>
        <w:pStyle w:val="CommentText"/>
      </w:pPr>
      <w:r>
        <w:rPr>
          <w:rStyle w:val="CommentReference"/>
        </w:rPr>
        <w:annotationRef/>
      </w:r>
      <w:r>
        <w:t>Do these all have an extra space after the numeral? I cannot tell!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07134B" w15:done="1"/>
  <w15:commentEx w15:paraId="7176E02D" w15:done="0"/>
  <w15:commentEx w15:paraId="43E43DA2" w15:paraIdParent="7176E02D" w15:done="0"/>
  <w15:commentEx w15:paraId="6AB409FE" w15:paraIdParent="7176E02D" w15:done="0"/>
  <w15:commentEx w15:paraId="04B99C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7FA65E" w16cex:dateUtc="2026-07-20T16:23:00Z">
    <w16cex:extLst>
      <w16:ext w16:uri="{CE6994B0-6A32-4C9F-8C6B-6E91EDA988CE}">
        <cr:reactions xmlns:cr="http://schemas.microsoft.com/office/comments/2020/reactions">
          <cr:reaction reactionType="1">
            <cr:reactionInfo dateUtc="2026-07-20T19:34:35Z">
              <cr:user userId="S::matthew.g.leavitt@maine.gov::a64e538f-56bc-4c15-9f3c-5e7962558b0b" userProvider="AD" userName="Leavitt, Matthew G"/>
            </cr:reactionInfo>
          </cr:reaction>
        </cr:reactions>
      </w16:ext>
    </w16cex:extLst>
  </w16cex:commentExtensible>
  <w16cex:commentExtensible w16cex:durableId="0937A68A" w16cex:dateUtc="2026-07-20T16:28:00Z"/>
  <w16cex:commentExtensible w16cex:durableId="1C780C48" w16cex:dateUtc="2026-07-20T16:46:00Z"/>
  <w16cex:commentExtensible w16cex:durableId="5CB5AE27" w16cex:dateUtc="2026-07-20T19:35:00Z"/>
  <w16cex:commentExtensible w16cex:durableId="38138F56" w16cex:dateUtc="2026-07-20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07134B" w16cid:durableId="4D7FA65E"/>
  <w16cid:commentId w16cid:paraId="7176E02D" w16cid:durableId="0937A68A"/>
  <w16cid:commentId w16cid:paraId="43E43DA2" w16cid:durableId="1C780C48"/>
  <w16cid:commentId w16cid:paraId="6AB409FE" w16cid:durableId="5CB5AE27"/>
  <w16cid:commentId w16cid:paraId="04B99C36" w16cid:durableId="38138F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alibri"/>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07C"/>
    <w:multiLevelType w:val="hybridMultilevel"/>
    <w:tmpl w:val="50C899F0"/>
    <w:lvl w:ilvl="0" w:tplc="F51A6986">
      <w:start w:val="1"/>
      <w:numFmt w:val="bullet"/>
      <w:lvlText w:val="●"/>
      <w:lvlJc w:val="left"/>
      <w:pPr>
        <w:ind w:left="720" w:hanging="360"/>
      </w:pPr>
    </w:lvl>
    <w:lvl w:ilvl="1" w:tplc="A9E681C8">
      <w:start w:val="1"/>
      <w:numFmt w:val="bullet"/>
      <w:lvlText w:val="○"/>
      <w:lvlJc w:val="left"/>
      <w:pPr>
        <w:ind w:left="1440" w:hanging="360"/>
      </w:pPr>
    </w:lvl>
    <w:lvl w:ilvl="2" w:tplc="5366D1CA">
      <w:start w:val="1"/>
      <w:numFmt w:val="bullet"/>
      <w:lvlText w:val="■"/>
      <w:lvlJc w:val="left"/>
      <w:pPr>
        <w:ind w:left="2160" w:hanging="360"/>
      </w:pPr>
    </w:lvl>
    <w:lvl w:ilvl="3" w:tplc="DBE0B328">
      <w:start w:val="1"/>
      <w:numFmt w:val="bullet"/>
      <w:lvlText w:val="●"/>
      <w:lvlJc w:val="left"/>
      <w:pPr>
        <w:ind w:left="2880" w:hanging="360"/>
      </w:pPr>
    </w:lvl>
    <w:lvl w:ilvl="4" w:tplc="B49E96D8">
      <w:start w:val="1"/>
      <w:numFmt w:val="bullet"/>
      <w:lvlText w:val="○"/>
      <w:lvlJc w:val="left"/>
      <w:pPr>
        <w:ind w:left="3600" w:hanging="360"/>
      </w:pPr>
    </w:lvl>
    <w:lvl w:ilvl="5" w:tplc="8A96123C">
      <w:start w:val="1"/>
      <w:numFmt w:val="bullet"/>
      <w:lvlText w:val="■"/>
      <w:lvlJc w:val="left"/>
      <w:pPr>
        <w:ind w:left="4320" w:hanging="360"/>
      </w:pPr>
    </w:lvl>
    <w:lvl w:ilvl="6" w:tplc="F2EA97B4">
      <w:start w:val="1"/>
      <w:numFmt w:val="bullet"/>
      <w:lvlText w:val="●"/>
      <w:lvlJc w:val="left"/>
      <w:pPr>
        <w:ind w:left="5040" w:hanging="360"/>
      </w:pPr>
    </w:lvl>
    <w:lvl w:ilvl="7" w:tplc="40402130">
      <w:start w:val="1"/>
      <w:numFmt w:val="bullet"/>
      <w:lvlText w:val="●"/>
      <w:lvlJc w:val="left"/>
      <w:pPr>
        <w:ind w:left="5760" w:hanging="360"/>
      </w:pPr>
    </w:lvl>
    <w:lvl w:ilvl="8" w:tplc="B85E9B26">
      <w:start w:val="1"/>
      <w:numFmt w:val="bullet"/>
      <w:lvlText w:val="●"/>
      <w:lvlJc w:val="left"/>
      <w:pPr>
        <w:ind w:left="6480" w:hanging="360"/>
      </w:pPr>
    </w:lvl>
  </w:abstractNum>
  <w:num w:numId="1" w16cid:durableId="178580652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vitt, Matthew G">
    <w15:presenceInfo w15:providerId="AD" w15:userId="S::matthew.g.leavitt@maine.gov::a64e538f-56bc-4c15-9f3c-5e7962558b0b"/>
  </w15:person>
  <w15:person w15:author="Paling, Rachel">
    <w15:presenceInfo w15:providerId="AD" w15:userId="S::Rachel.Paling@maine.gov::4aeb8521-16b3-44b0-95cc-be3e13e83c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DCF"/>
    <w:rsid w:val="00004E39"/>
    <w:rsid w:val="00091DB1"/>
    <w:rsid w:val="00096AE1"/>
    <w:rsid w:val="000E4192"/>
    <w:rsid w:val="000F2EE5"/>
    <w:rsid w:val="00112C3A"/>
    <w:rsid w:val="00131901"/>
    <w:rsid w:val="00140254"/>
    <w:rsid w:val="00146438"/>
    <w:rsid w:val="00147DDA"/>
    <w:rsid w:val="001503DE"/>
    <w:rsid w:val="00160388"/>
    <w:rsid w:val="00160839"/>
    <w:rsid w:val="001B3738"/>
    <w:rsid w:val="001E2A35"/>
    <w:rsid w:val="00216E91"/>
    <w:rsid w:val="0024370E"/>
    <w:rsid w:val="00275887"/>
    <w:rsid w:val="002A673A"/>
    <w:rsid w:val="0033619E"/>
    <w:rsid w:val="00346DBF"/>
    <w:rsid w:val="00364388"/>
    <w:rsid w:val="003916D9"/>
    <w:rsid w:val="003B2A7D"/>
    <w:rsid w:val="003D205C"/>
    <w:rsid w:val="003D2A74"/>
    <w:rsid w:val="00404F21"/>
    <w:rsid w:val="00432C16"/>
    <w:rsid w:val="00462991"/>
    <w:rsid w:val="00462A06"/>
    <w:rsid w:val="00465BD1"/>
    <w:rsid w:val="0053694E"/>
    <w:rsid w:val="00541FEF"/>
    <w:rsid w:val="00560A1E"/>
    <w:rsid w:val="00564D22"/>
    <w:rsid w:val="005660FB"/>
    <w:rsid w:val="005744E4"/>
    <w:rsid w:val="00574D49"/>
    <w:rsid w:val="005850F9"/>
    <w:rsid w:val="005B6CC4"/>
    <w:rsid w:val="005D36BB"/>
    <w:rsid w:val="00667D45"/>
    <w:rsid w:val="00684611"/>
    <w:rsid w:val="006913F8"/>
    <w:rsid w:val="006D2B55"/>
    <w:rsid w:val="006D6B5D"/>
    <w:rsid w:val="006D7086"/>
    <w:rsid w:val="006F33FE"/>
    <w:rsid w:val="0073229B"/>
    <w:rsid w:val="0074634E"/>
    <w:rsid w:val="00770613"/>
    <w:rsid w:val="007A6543"/>
    <w:rsid w:val="007C3A54"/>
    <w:rsid w:val="007D6AFD"/>
    <w:rsid w:val="007F479E"/>
    <w:rsid w:val="00842DE5"/>
    <w:rsid w:val="00860233"/>
    <w:rsid w:val="008B3FD0"/>
    <w:rsid w:val="008B4C44"/>
    <w:rsid w:val="00912E37"/>
    <w:rsid w:val="009277C9"/>
    <w:rsid w:val="009620AC"/>
    <w:rsid w:val="009827D8"/>
    <w:rsid w:val="009A3F79"/>
    <w:rsid w:val="009B7047"/>
    <w:rsid w:val="009C047B"/>
    <w:rsid w:val="009D0CF7"/>
    <w:rsid w:val="009D0F8E"/>
    <w:rsid w:val="009D6410"/>
    <w:rsid w:val="00A06247"/>
    <w:rsid w:val="00A42AFB"/>
    <w:rsid w:val="00A52854"/>
    <w:rsid w:val="00A94242"/>
    <w:rsid w:val="00AE0AB7"/>
    <w:rsid w:val="00B11426"/>
    <w:rsid w:val="00B13B36"/>
    <w:rsid w:val="00B25B4C"/>
    <w:rsid w:val="00B277A4"/>
    <w:rsid w:val="00B3392A"/>
    <w:rsid w:val="00B4470C"/>
    <w:rsid w:val="00B724F8"/>
    <w:rsid w:val="00B76B59"/>
    <w:rsid w:val="00BE4EE0"/>
    <w:rsid w:val="00C01198"/>
    <w:rsid w:val="00C15857"/>
    <w:rsid w:val="00C258B7"/>
    <w:rsid w:val="00C32CCB"/>
    <w:rsid w:val="00C714DD"/>
    <w:rsid w:val="00C7253D"/>
    <w:rsid w:val="00C74A08"/>
    <w:rsid w:val="00C7746A"/>
    <w:rsid w:val="00C84D36"/>
    <w:rsid w:val="00CF784D"/>
    <w:rsid w:val="00D350D5"/>
    <w:rsid w:val="00D44983"/>
    <w:rsid w:val="00D61F73"/>
    <w:rsid w:val="00DD54C4"/>
    <w:rsid w:val="00E00565"/>
    <w:rsid w:val="00E43039"/>
    <w:rsid w:val="00E504A4"/>
    <w:rsid w:val="00E5274C"/>
    <w:rsid w:val="00E66343"/>
    <w:rsid w:val="00E95C19"/>
    <w:rsid w:val="00EB2B64"/>
    <w:rsid w:val="00F4340D"/>
    <w:rsid w:val="00F76011"/>
    <w:rsid w:val="00FA6DCF"/>
    <w:rsid w:val="00FE5E36"/>
    <w:rsid w:val="00FF5599"/>
    <w:rsid w:val="075CEB07"/>
    <w:rsid w:val="0B10BD52"/>
    <w:rsid w:val="119D47FC"/>
    <w:rsid w:val="15263CDB"/>
    <w:rsid w:val="1B189EAE"/>
    <w:rsid w:val="22C966EC"/>
    <w:rsid w:val="25820082"/>
    <w:rsid w:val="2618D349"/>
    <w:rsid w:val="2838D773"/>
    <w:rsid w:val="2A6401B7"/>
    <w:rsid w:val="2D184D01"/>
    <w:rsid w:val="2DF1CC09"/>
    <w:rsid w:val="38FB2942"/>
    <w:rsid w:val="406A342D"/>
    <w:rsid w:val="44E3E041"/>
    <w:rsid w:val="46CDD75C"/>
    <w:rsid w:val="49753CF4"/>
    <w:rsid w:val="52D760DF"/>
    <w:rsid w:val="56A81336"/>
    <w:rsid w:val="5914EB27"/>
    <w:rsid w:val="59AF4559"/>
    <w:rsid w:val="5CE7653A"/>
    <w:rsid w:val="675AE235"/>
    <w:rsid w:val="68BEBBE8"/>
    <w:rsid w:val="726F57D0"/>
    <w:rsid w:val="747672F6"/>
    <w:rsid w:val="7B4EA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0DC3"/>
  <w15:docId w15:val="{2AE65A7A-42A1-4482-BA21-F168F4B39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Revision">
    <w:name w:val="Revision"/>
    <w:hidden/>
    <w:uiPriority w:val="99"/>
    <w:semiHidden/>
    <w:rsid w:val="00D44983"/>
  </w:style>
  <w:style w:type="character" w:styleId="CommentReference">
    <w:name w:val="annotation reference"/>
    <w:basedOn w:val="DefaultParagraphFont"/>
    <w:uiPriority w:val="99"/>
    <w:semiHidden/>
    <w:unhideWhenUsed/>
    <w:rsid w:val="00D61F73"/>
    <w:rPr>
      <w:sz w:val="16"/>
      <w:szCs w:val="16"/>
    </w:rPr>
  </w:style>
  <w:style w:type="paragraph" w:styleId="CommentText">
    <w:name w:val="annotation text"/>
    <w:basedOn w:val="Normal"/>
    <w:link w:val="CommentTextChar"/>
    <w:uiPriority w:val="99"/>
    <w:unhideWhenUsed/>
    <w:rsid w:val="00D61F73"/>
    <w:rPr>
      <w:sz w:val="20"/>
      <w:szCs w:val="20"/>
    </w:rPr>
  </w:style>
  <w:style w:type="character" w:styleId="CommentTextChar" w:customStyle="1">
    <w:name w:val="Comment Text Char"/>
    <w:basedOn w:val="DefaultParagraphFont"/>
    <w:link w:val="CommentText"/>
    <w:uiPriority w:val="99"/>
    <w:rsid w:val="00D61F73"/>
    <w:rPr>
      <w:sz w:val="20"/>
      <w:szCs w:val="20"/>
    </w:rPr>
  </w:style>
  <w:style w:type="paragraph" w:styleId="CommentSubject">
    <w:name w:val="annotation subject"/>
    <w:basedOn w:val="CommentText"/>
    <w:next w:val="CommentText"/>
    <w:link w:val="CommentSubjectChar"/>
    <w:uiPriority w:val="99"/>
    <w:semiHidden/>
    <w:unhideWhenUsed/>
    <w:rsid w:val="00D61F73"/>
    <w:rPr>
      <w:b/>
      <w:bCs/>
    </w:rPr>
  </w:style>
  <w:style w:type="character" w:styleId="CommentSubjectChar" w:customStyle="1">
    <w:name w:val="Comment Subject Char"/>
    <w:basedOn w:val="CommentTextChar"/>
    <w:link w:val="CommentSubject"/>
    <w:uiPriority w:val="99"/>
    <w:semiHidden/>
    <w:rsid w:val="00D61F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Communications Portal Launch</dc:title>
  <dc:subject/>
  <dc:creator>Maine DOE Communications Team</dc:creator>
  <keywords/>
  <lastModifiedBy>Leavitt, Matthew G</lastModifiedBy>
  <revision>124</revision>
  <dcterms:created xsi:type="dcterms:W3CDTF">2026-07-20T16:00:00.0000000Z</dcterms:created>
  <dcterms:modified xsi:type="dcterms:W3CDTF">2026-07-31T15:05:22.6090926Z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51287a36-fdd9-49e3-b775-6d36436f58a0</vt:lpwstr>
  </property>
</Properties>
</file>